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832065" w14:textId="097EAFF1" w:rsidR="009108B6" w:rsidRDefault="009108B6" w:rsidP="00892B7E">
      <w:pPr>
        <w:keepNext/>
      </w:pPr>
    </w:p>
    <w:p w14:paraId="5C305D95" w14:textId="4682FD56" w:rsidR="009108B6" w:rsidRDefault="009108B6" w:rsidP="00892B7E">
      <w:pPr>
        <w:keepNext/>
      </w:pPr>
    </w:p>
    <w:p w14:paraId="2A3DAEC6" w14:textId="1B66B64D" w:rsidR="009108B6" w:rsidRDefault="009108B6" w:rsidP="00892B7E">
      <w:pPr>
        <w:keepNext/>
      </w:pPr>
    </w:p>
    <w:p w14:paraId="4E6C6FAE" w14:textId="31053988" w:rsidR="009108B6" w:rsidRDefault="009108B6" w:rsidP="00892B7E">
      <w:pPr>
        <w:keepNext/>
      </w:pPr>
    </w:p>
    <w:p w14:paraId="307CEFA6" w14:textId="44027398" w:rsidR="009108B6" w:rsidRDefault="009108B6" w:rsidP="00892B7E">
      <w:pPr>
        <w:keepNext/>
      </w:pPr>
    </w:p>
    <w:p w14:paraId="174EAD2A" w14:textId="268BBC0C" w:rsidR="009108B6" w:rsidRPr="009108B6" w:rsidRDefault="009108B6" w:rsidP="009108B6">
      <w:pPr>
        <w:pStyle w:val="Caption"/>
        <w:rPr>
          <w:i w:val="0"/>
          <w:iCs w:val="0"/>
          <w:color w:val="000000" w:themeColor="text1"/>
          <w:sz w:val="22"/>
          <w:szCs w:val="22"/>
        </w:rPr>
      </w:pPr>
      <w:commentRangeStart w:id="0"/>
      <w:r w:rsidRPr="009108B6">
        <w:rPr>
          <w:i w:val="0"/>
          <w:iCs w:val="0"/>
          <w:color w:val="000000" w:themeColor="text1"/>
          <w:sz w:val="22"/>
          <w:szCs w:val="22"/>
        </w:rPr>
        <w:t xml:space="preserve">Figure </w:t>
      </w:r>
      <w:r w:rsidRPr="009108B6">
        <w:rPr>
          <w:i w:val="0"/>
          <w:iCs w:val="0"/>
          <w:color w:val="000000" w:themeColor="text1"/>
          <w:sz w:val="22"/>
          <w:szCs w:val="22"/>
        </w:rPr>
      </w:r>
      <w:r w:rsidRPr="009108B6">
        <w:rPr>
          <w:i w:val="0"/>
          <w:iCs w:val="0"/>
          <w:color w:val="000000" w:themeColor="text1"/>
          <w:sz w:val="22"/>
          <w:szCs w:val="22"/>
        </w:rPr>
        <w:instrText xml:space="preserve"/>
      </w:r>
      <w:r w:rsidRPr="009108B6">
        <w:rPr>
          <w:i w:val="0"/>
          <w:iCs w:val="0"/>
          <w:color w:val="000000" w:themeColor="text1"/>
          <w:sz w:val="22"/>
          <w:szCs w:val="22"/>
        </w:rPr>
      </w:r>
      <w:r w:rsidRPr="009108B6">
        <w:rPr>
          <w:i w:val="0"/>
          <w:iCs w:val="0"/>
          <w:noProof/>
          <w:color w:val="000000" w:themeColor="text1"/>
          <w:sz w:val="22"/>
          <w:szCs w:val="22"/>
        </w:rPr>
        <w:t>1</w:t>
      </w:r>
      <w:r w:rsidRPr="009108B6">
        <w:rPr>
          <w:i w:val="0"/>
          <w:iCs w:val="0"/>
          <w:color w:val="000000" w:themeColor="text1"/>
          <w:sz w:val="22"/>
          <w:szCs w:val="22"/>
        </w:rPr>
      </w:r>
      <w:r w:rsidRPr="009108B6">
        <w:rPr>
          <w:i w:val="0"/>
          <w:iCs w:val="0"/>
          <w:color w:val="000000" w:themeColor="text1"/>
          <w:sz w:val="22"/>
          <w:szCs w:val="22"/>
        </w:rPr>
        <w:t>. Boundaries of the two strata (“West” and “East”) used for analysis of continental Blackpoll Warbler population trends from long-term migration monitoring data</w:t>
      </w:r>
      <w:r>
        <w:rPr>
          <w:i w:val="0"/>
          <w:iCs w:val="0"/>
          <w:color w:val="000000" w:themeColor="text1"/>
          <w:sz w:val="22"/>
          <w:szCs w:val="22"/>
        </w:rPr>
        <w:t>. L</w:t>
      </w:r>
      <w:r w:rsidRPr="009108B6">
        <w:rPr>
          <w:i w:val="0"/>
          <w:iCs w:val="0"/>
          <w:color w:val="000000" w:themeColor="text1"/>
          <w:sz w:val="22"/>
          <w:szCs w:val="22"/>
        </w:rPr>
        <w:t>ocation</w:t>
      </w:r>
      <w:r>
        <w:rPr>
          <w:i w:val="0"/>
          <w:iCs w:val="0"/>
          <w:color w:val="000000" w:themeColor="text1"/>
          <w:sz w:val="22"/>
          <w:szCs w:val="22"/>
        </w:rPr>
        <w:t xml:space="preserve"> labels for</w:t>
      </w:r>
      <w:r w:rsidRPr="009108B6">
        <w:rPr>
          <w:i w:val="0"/>
          <w:iCs w:val="0"/>
          <w:color w:val="000000" w:themeColor="text1"/>
          <w:sz w:val="22"/>
          <w:szCs w:val="22"/>
        </w:rPr>
        <w:t xml:space="preserve"> migration monitoring stations included in analysis </w:t>
      </w:r>
      <w:r>
        <w:rPr>
          <w:i w:val="0"/>
          <w:iCs w:val="0"/>
          <w:color w:val="000000" w:themeColor="text1"/>
          <w:sz w:val="22"/>
          <w:szCs w:val="22"/>
        </w:rPr>
        <w:t xml:space="preserve">are colour coded to indicate data from pre-breeding migration only (green), post-breeding (blue) or both seasons (purple). </w:t>
      </w:r>
      <w:commentRangeEnd w:id="0"/>
      <w:r>
        <w:rPr>
          <w:rStyle w:val="CommentReference"/>
          <w:i w:val="0"/>
          <w:iCs w:val="0"/>
          <w:color w:val="auto"/>
        </w:rPr>
        <w:commentReference w:id="0"/>
      </w:r>
    </w:p>
    <w:p w14:paraId="2D196237" w14:textId="41D9A335" w:rsidR="009108B6" w:rsidRDefault="009108B6" w:rsidP="00892B7E">
      <w:pPr>
        <w:keepNext/>
      </w:pPr>
    </w:p>
    <w:p w14:paraId="5557102E" w14:textId="77777777" w:rsidR="009108B6" w:rsidRDefault="009108B6" w:rsidP="00892B7E">
      <w:pPr>
        <w:keepNext/>
      </w:pPr>
    </w:p>
    <w:p w14:paraId="127CFCD3" w14:textId="5221749A" w:rsidR="00892B7E" w:rsidRDefault="004F2DF2" w:rsidP="00892B7E">
      <w:pPr>
        <w:keepNext/>
      </w:pPr>
      <w:r>
        <w:rPr>
          <w:noProof/>
          <w:lang w:val="en-US"/>
        </w:rPr>
        <w:drawing>
          <wp:inline distT="0" distB="0" distL="0" distR="0" wp14:anchorId="6C8CDE6B" wp14:editId="3FE6D1C4">
            <wp:extent cx="6616460" cy="2887809"/>
            <wp:effectExtent l="0" t="0" r="0" b="8255"/>
            <wp:docPr id="657558991" name="Picture 1" descr="A close-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58991" name="Picture 1" descr="A close-up of a map&#10;&#10;Description automatically generated"/>
                    <pic:cNvPicPr/>
                  </pic:nvPicPr>
                  <pic:blipFill rotWithShape="1">
                    <a:blip r:embed="rId9"/>
                    <a:srcRect b="12708"/>
                    <a:stretch/>
                  </pic:blipFill>
                  <pic:spPr bwMode="auto">
                    <a:xfrm>
                      <a:off x="0" y="0"/>
                      <a:ext cx="6622434" cy="2890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AFA0E" w14:textId="77777777" w:rsidR="00355E71" w:rsidRDefault="007E7D8D">
      <w:r>
        <w:br w:type="page"/>
      </w:r>
    </w:p>
    <w:p w14:paraId="13795B1A" w14:textId="77777777" w:rsidR="00355E71" w:rsidRDefault="00355E71"/>
    <w:p w14:paraId="3072410F" w14:textId="5A5C8276" w:rsidR="00355E71" w:rsidRDefault="00796701">
      <w:r>
        <w:rPr>
          <w:noProof/>
        </w:rPr>
        <w:drawing>
          <wp:anchor distT="0" distB="0" distL="114300" distR="114300" simplePos="0" relativeHeight="251659264" behindDoc="1" locked="0" layoutInCell="1" allowOverlap="1" wp14:anchorId="65667E09" wp14:editId="2E3DF8DA">
            <wp:simplePos x="0" y="0"/>
            <wp:positionH relativeFrom="column">
              <wp:posOffset>209550</wp:posOffset>
            </wp:positionH>
            <wp:positionV relativeFrom="paragraph">
              <wp:posOffset>273050</wp:posOffset>
            </wp:positionV>
            <wp:extent cx="6407150" cy="5919470"/>
            <wp:effectExtent l="0" t="0" r="0" b="5080"/>
            <wp:wrapTight wrapText="bothSides">
              <wp:wrapPolygon edited="0">
                <wp:start x="0" y="0"/>
                <wp:lineTo x="0" y="21549"/>
                <wp:lineTo x="15028" y="21549"/>
                <wp:lineTo x="21514" y="21271"/>
                <wp:lineTo x="21514" y="834"/>
                <wp:lineTo x="1502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150" cy="5919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9A4AF4" w14:textId="2A05BE23" w:rsidR="00355E71" w:rsidRDefault="0079670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183AC61" wp14:editId="5B9C8701">
                <wp:simplePos x="0" y="0"/>
                <wp:positionH relativeFrom="column">
                  <wp:posOffset>5086350</wp:posOffset>
                </wp:positionH>
                <wp:positionV relativeFrom="paragraph">
                  <wp:posOffset>257175</wp:posOffset>
                </wp:positionV>
                <wp:extent cx="1530350" cy="285750"/>
                <wp:effectExtent l="0" t="0" r="1270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03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D51C0D" w14:textId="7FC25B01" w:rsidR="007F7650" w:rsidRDefault="007F7650" w:rsidP="007F7650">
                            <w:pPr>
                              <w:jc w:val="center"/>
                            </w:pPr>
                            <w:r>
                              <w:t>Continental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83AC6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00.5pt;margin-top:20.25pt;width:120.5pt;height:22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">
                <v:textbox>
                  <w:txbxContent>
                    <w:p w14:paraId="48D51C0D" w14:textId="7FC25B01" w:rsidR="007F7650" w:rsidRDefault="007F7650" w:rsidP="007F7650">
                      <w:pPr>
                        <w:jc w:val="center"/>
                      </w:pPr>
                      <w:r>
                        <w:t>Continental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688D59B" w14:textId="77777777" w:rsidR="00355E71" w:rsidRDefault="00355E71" w:rsidP="005A0E21">
      <w:pPr>
        <w:pStyle w:val="Caption"/>
        <w:rPr>
          <w:bCs/>
          <w:i w:val="0"/>
          <w:iCs w:val="0"/>
          <w:color w:val="000000" w:themeColor="text1"/>
          <w:sz w:val="22"/>
        </w:rPr>
      </w:pPr>
    </w:p>
    <w:p w14:paraId="0B92C6F2" w14:textId="1161C2C5" w:rsidR="00CB7110" w:rsidRPr="006F6E13" w:rsidRDefault="005A0E21" w:rsidP="005A0E21">
      <w:pPr>
        <w:pStyle w:val="Caption"/>
        <w:rPr>
          <w:bCs/>
          <w:i w:val="0"/>
          <w:iCs w:val="0"/>
          <w:color w:val="000000" w:themeColor="text1"/>
          <w:sz w:val="22"/>
        </w:rPr>
      </w:pPr>
      <w:commentRangeStart w:id="2"/>
      <w:r w:rsidRPr="006F6E13">
        <w:rPr>
          <w:bCs/>
          <w:i w:val="0"/>
          <w:iCs w:val="0"/>
          <w:color w:val="000000" w:themeColor="text1"/>
          <w:sz w:val="22"/>
        </w:rPr>
        <w:t xml:space="preserve">Figure </w:t>
      </w:r>
      <w:r w:rsidRPr="006F6E13">
        <w:rPr>
          <w:bCs/>
          <w:i w:val="0"/>
          <w:iCs w:val="0"/>
          <w:color w:val="000000" w:themeColor="text1"/>
          <w:sz w:val="22"/>
        </w:rPr>
      </w:r>
      <w:r w:rsidRPr="006F6E13">
        <w:rPr>
          <w:bCs/>
          <w:i w:val="0"/>
          <w:iCs w:val="0"/>
          <w:color w:val="000000" w:themeColor="text1"/>
          <w:sz w:val="22"/>
        </w:rPr>
        <w:instrText xml:space="preserve"/>
      </w:r>
      <w:r w:rsidRPr="006F6E13">
        <w:rPr>
          <w:bCs/>
          <w:i w:val="0"/>
          <w:iCs w:val="0"/>
          <w:color w:val="000000" w:themeColor="text1"/>
          <w:sz w:val="22"/>
        </w:rPr>
      </w:r>
      <w:r w:rsidRPr="006F6E13">
        <w:rPr>
          <w:bCs/>
          <w:i w:val="0"/>
          <w:iCs w:val="0"/>
          <w:noProof/>
          <w:color w:val="000000" w:themeColor="text1"/>
          <w:sz w:val="22"/>
        </w:rPr>
        <w:t>2</w:t>
      </w:r>
      <w:r w:rsidRPr="006F6E13">
        <w:rPr>
          <w:bCs/>
          <w:i w:val="0"/>
          <w:iCs w:val="0"/>
          <w:color w:val="000000" w:themeColor="text1"/>
          <w:sz w:val="22"/>
        </w:rPr>
      </w:r>
      <w:r w:rsidRPr="006F6E13">
        <w:rPr>
          <w:bCs/>
          <w:i w:val="0"/>
          <w:iCs w:val="0"/>
          <w:color w:val="000000" w:themeColor="text1"/>
          <w:sz w:val="22"/>
        </w:rPr>
        <w:t>. Estimated population trajectories of Blackpoll Warbler in East and West strata</w:t>
      </w:r>
      <w:r w:rsidR="00CB7110" w:rsidRPr="006F6E13">
        <w:rPr>
          <w:bCs/>
          <w:i w:val="0"/>
          <w:iCs w:val="0"/>
          <w:color w:val="000000" w:themeColor="text1"/>
          <w:sz w:val="22"/>
        </w:rPr>
        <w:t xml:space="preserve"> </w:t>
      </w:r>
      <w:ins w:id="3" w:author=" " w:date="2023-10-24T08:24:00Z">
        <w:r w:rsidR="007F7650">
          <w:rPr>
            <w:bCs/>
            <w:i w:val="0"/>
            <w:iCs w:val="0"/>
            <w:color w:val="000000" w:themeColor="text1"/>
            <w:sz w:val="22"/>
          </w:rPr>
          <w:t xml:space="preserve">and continentally </w:t>
        </w:r>
      </w:ins>
      <w:r w:rsidR="00CB7110" w:rsidRPr="006F6E13">
        <w:rPr>
          <w:bCs/>
          <w:i w:val="0"/>
          <w:iCs w:val="0"/>
          <w:color w:val="000000" w:themeColor="text1"/>
          <w:sz w:val="22"/>
        </w:rPr>
        <w:t>from 2000 to 2018</w:t>
      </w:r>
      <w:r w:rsidRPr="006F6E13">
        <w:rPr>
          <w:bCs/>
          <w:i w:val="0"/>
          <w:iCs w:val="0"/>
          <w:color w:val="000000" w:themeColor="text1"/>
          <w:sz w:val="22"/>
        </w:rPr>
        <w:t xml:space="preserve">, based on analysis of pre-breeding migration </w:t>
      </w:r>
      <w:r w:rsidR="00147947" w:rsidRPr="006F6E13">
        <w:rPr>
          <w:bCs/>
          <w:i w:val="0"/>
          <w:iCs w:val="0"/>
          <w:color w:val="000000" w:themeColor="text1"/>
          <w:sz w:val="22"/>
        </w:rPr>
        <w:t>(</w:t>
      </w:r>
      <w:r w:rsidR="007F7650">
        <w:rPr>
          <w:bCs/>
          <w:i w:val="0"/>
          <w:iCs w:val="0"/>
          <w:color w:val="000000" w:themeColor="text1"/>
          <w:sz w:val="22"/>
        </w:rPr>
        <w:t>top row</w:t>
      </w:r>
      <w:r w:rsidR="00147947" w:rsidRPr="006F6E13">
        <w:rPr>
          <w:bCs/>
          <w:i w:val="0"/>
          <w:iCs w:val="0"/>
          <w:color w:val="000000" w:themeColor="text1"/>
          <w:sz w:val="22"/>
        </w:rPr>
        <w:t>), post-breeding migration (</w:t>
      </w:r>
      <w:r w:rsidR="007F7650">
        <w:rPr>
          <w:bCs/>
          <w:i w:val="0"/>
          <w:iCs w:val="0"/>
          <w:color w:val="000000" w:themeColor="text1"/>
          <w:sz w:val="22"/>
        </w:rPr>
        <w:t>middle row</w:t>
      </w:r>
      <w:r w:rsidR="00147947" w:rsidRPr="006F6E13">
        <w:rPr>
          <w:bCs/>
          <w:i w:val="0"/>
          <w:iCs w:val="0"/>
          <w:color w:val="000000" w:themeColor="text1"/>
          <w:sz w:val="22"/>
        </w:rPr>
        <w:t>), and North American Breeding Bird Survey (</w:t>
      </w:r>
      <w:r w:rsidR="007F7650">
        <w:rPr>
          <w:bCs/>
          <w:i w:val="0"/>
          <w:iCs w:val="0"/>
          <w:color w:val="000000" w:themeColor="text1"/>
          <w:sz w:val="22"/>
        </w:rPr>
        <w:t>bottom row</w:t>
      </w:r>
      <w:r w:rsidR="00147947" w:rsidRPr="006F6E13">
        <w:rPr>
          <w:bCs/>
          <w:i w:val="0"/>
          <w:iCs w:val="0"/>
          <w:color w:val="000000" w:themeColor="text1"/>
          <w:sz w:val="22"/>
        </w:rPr>
        <w:t>)</w:t>
      </w:r>
      <w:r w:rsidRPr="006F6E13">
        <w:rPr>
          <w:bCs/>
          <w:i w:val="0"/>
          <w:iCs w:val="0"/>
          <w:color w:val="000000" w:themeColor="text1"/>
          <w:sz w:val="22"/>
        </w:rPr>
        <w:t xml:space="preserve">.  </w:t>
      </w:r>
      <w:r w:rsidR="00147947" w:rsidRPr="006F6E13">
        <w:rPr>
          <w:bCs/>
          <w:i w:val="0"/>
          <w:iCs w:val="0"/>
          <w:color w:val="000000" w:themeColor="text1"/>
          <w:sz w:val="22"/>
        </w:rPr>
        <w:t xml:space="preserve">Strata boundaries are illustrated in Figure 1.   </w:t>
      </w:r>
      <w:commentRangeEnd w:id="2"/>
      <w:r w:rsidR="00355E71">
        <w:rPr>
          <w:rStyle w:val="CommentReference"/>
          <w:i w:val="0"/>
          <w:iCs w:val="0"/>
          <w:color w:val="auto"/>
        </w:rPr>
        <w:commentReference w:id="2"/>
      </w:r>
    </w:p>
    <w:p w14:paraId="11113282" w14:textId="77777777" w:rsidR="00B93178" w:rsidRDefault="00B93178" w:rsidP="00B93178"/>
    <w:p w14:paraId="484D3B3F" w14:textId="0FAC4388" w:rsidR="004A47B3" w:rsidRDefault="004A47B3" w:rsidP="004A47B3"/>
    <w:sectPr w:rsidR="004A47B3" w:rsidSect="009108B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 " w:date="2023-10-23T14:18:00Z" w:initials=" ">
    <w:p w14:paraId="1514D731" w14:textId="5CD1D4D6" w:rsidR="009108B6" w:rsidRDefault="009108B6">
      <w:pPr>
        <w:pStyle w:val="CommentText"/>
      </w:pPr>
      <w:r>
        <w:rPr>
          <w:rStyle w:val="CommentReference"/>
        </w:rPr>
        <w:annotationRef/>
      </w:r>
      <w:r w:rsidR="00355E71">
        <w:t xml:space="preserve">Might </w:t>
      </w:r>
      <w:proofErr w:type="gramStart"/>
      <w:r w:rsidR="00355E71">
        <w:t xml:space="preserve">try </w:t>
      </w:r>
      <w:r>
        <w:t xml:space="preserve"> putting</w:t>
      </w:r>
      <w:proofErr w:type="gramEnd"/>
      <w:r>
        <w:t xml:space="preserve"> on a single map and shading the labels for the boxes</w:t>
      </w:r>
      <w:r w:rsidR="00355E71">
        <w:t>, a</w:t>
      </w:r>
      <w:r w:rsidR="005F0468">
        <w:t xml:space="preserve">long lines suggested </w:t>
      </w:r>
      <w:r w:rsidR="00355E71">
        <w:t xml:space="preserve"> here. (But optional, really)</w:t>
      </w:r>
    </w:p>
    <w:p w14:paraId="43F9A4E3" w14:textId="77777777" w:rsidR="009108B6" w:rsidRDefault="009108B6">
      <w:pPr>
        <w:pStyle w:val="CommentText"/>
      </w:pPr>
    </w:p>
    <w:p w14:paraId="4B4B9A31" w14:textId="4782773A" w:rsidR="009108B6" w:rsidRDefault="009108B6">
      <w:pPr>
        <w:pStyle w:val="CommentText"/>
      </w:pPr>
      <w:bookmarkStart w:id="1" w:name="_GoBack"/>
      <w:bookmarkEnd w:id="1"/>
      <w:r>
        <w:t>Whether you combine or not, ‘</w:t>
      </w:r>
      <w:proofErr w:type="spellStart"/>
      <w:r>
        <w:t>MCCS</w:t>
      </w:r>
      <w:proofErr w:type="spellEnd"/>
      <w:r>
        <w:t>’ should be changed to ‘MO’</w:t>
      </w:r>
    </w:p>
  </w:comment>
  <w:comment w:id="2" w:author=" " w:date="2023-10-24T08:17:00Z" w:initials=" ">
    <w:p w14:paraId="484B974D" w14:textId="77777777" w:rsidR="00355E71" w:rsidRDefault="00355E71">
      <w:pPr>
        <w:pStyle w:val="CommentText"/>
      </w:pPr>
      <w:r>
        <w:rPr>
          <w:rStyle w:val="CommentReference"/>
        </w:rPr>
        <w:annotationRef/>
      </w:r>
      <w:r>
        <w:t xml:space="preserve">Suggest combining your Figs. 2 and 3, mainly because this makes it very much easier to compare continental value to the regional values. </w:t>
      </w:r>
    </w:p>
    <w:p w14:paraId="77220799" w14:textId="77777777" w:rsidR="007F7650" w:rsidRDefault="007F7650">
      <w:pPr>
        <w:pStyle w:val="CommentText"/>
      </w:pPr>
    </w:p>
    <w:p w14:paraId="654F2D14" w14:textId="77777777" w:rsidR="007F7650" w:rsidRDefault="007F7650">
      <w:pPr>
        <w:pStyle w:val="CommentText"/>
      </w:pPr>
      <w:r>
        <w:t>If want to keep panel names (a, b, etc.) relabel all.</w:t>
      </w:r>
    </w:p>
    <w:p w14:paraId="5DE1B6AB" w14:textId="77777777" w:rsidR="007F7650" w:rsidRDefault="007F7650">
      <w:pPr>
        <w:pStyle w:val="CommentText"/>
      </w:pPr>
    </w:p>
    <w:p w14:paraId="0145C8D1" w14:textId="29813BD9" w:rsidR="007F7650" w:rsidRDefault="007F7650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B4B9A31" w15:done="0"/>
  <w15:commentEx w15:paraId="0145C8D1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B4B9A31" w16cid:durableId="28E0FF47"/>
  <w16cid:commentId w16cid:paraId="0145C8D1" w16cid:durableId="28E1FC1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DF3E53" w14:textId="77777777" w:rsidR="009859EB" w:rsidRDefault="009859EB" w:rsidP="00CB7110">
      <w:pPr>
        <w:spacing w:after="0" w:line="240" w:lineRule="auto"/>
      </w:pPr>
      <w:r>
        <w:separator/>
      </w:r>
    </w:p>
  </w:endnote>
  <w:endnote w:type="continuationSeparator" w:id="0">
    <w:p w14:paraId="13F5160A" w14:textId="77777777" w:rsidR="009859EB" w:rsidRDefault="009859EB" w:rsidP="00CB71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203CDC" w14:textId="77777777" w:rsidR="009859EB" w:rsidRDefault="009859EB" w:rsidP="00CB7110">
      <w:pPr>
        <w:spacing w:after="0" w:line="240" w:lineRule="auto"/>
      </w:pPr>
      <w:r>
        <w:separator/>
      </w:r>
    </w:p>
  </w:footnote>
  <w:footnote w:type="continuationSeparator" w:id="0">
    <w:p w14:paraId="52899B54" w14:textId="77777777" w:rsidR="009859EB" w:rsidRDefault="009859EB" w:rsidP="00CB7110">
      <w:pPr>
        <w:spacing w:after="0" w:line="240" w:lineRule="auto"/>
      </w:pPr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 ">
    <w15:presenceInfo w15:providerId="None" w15:userId=" 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0721"/>
    <w:rsid w:val="0009166A"/>
    <w:rsid w:val="00124469"/>
    <w:rsid w:val="00147947"/>
    <w:rsid w:val="0025210C"/>
    <w:rsid w:val="002E0B6A"/>
    <w:rsid w:val="00355E71"/>
    <w:rsid w:val="003B6509"/>
    <w:rsid w:val="003F7F4E"/>
    <w:rsid w:val="004A2BF0"/>
    <w:rsid w:val="004A47B3"/>
    <w:rsid w:val="004F2DF2"/>
    <w:rsid w:val="00507BBB"/>
    <w:rsid w:val="005A0E21"/>
    <w:rsid w:val="005F0468"/>
    <w:rsid w:val="00673C67"/>
    <w:rsid w:val="006E0AB4"/>
    <w:rsid w:val="006F6E13"/>
    <w:rsid w:val="00796701"/>
    <w:rsid w:val="007E7D8D"/>
    <w:rsid w:val="007F7650"/>
    <w:rsid w:val="0084162E"/>
    <w:rsid w:val="008452F6"/>
    <w:rsid w:val="00866FA4"/>
    <w:rsid w:val="00892B7E"/>
    <w:rsid w:val="008B7A10"/>
    <w:rsid w:val="009108B6"/>
    <w:rsid w:val="00925F25"/>
    <w:rsid w:val="00931260"/>
    <w:rsid w:val="009859EB"/>
    <w:rsid w:val="00990002"/>
    <w:rsid w:val="009D4126"/>
    <w:rsid w:val="009D6522"/>
    <w:rsid w:val="00AA4605"/>
    <w:rsid w:val="00AE5CD4"/>
    <w:rsid w:val="00B654F9"/>
    <w:rsid w:val="00B93178"/>
    <w:rsid w:val="00CB7110"/>
    <w:rsid w:val="00D14495"/>
    <w:rsid w:val="00D80721"/>
    <w:rsid w:val="00E66EDC"/>
    <w:rsid w:val="00F06617"/>
    <w:rsid w:val="00F5377E"/>
    <w:rsid w:val="00FA3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C0D0E9"/>
  <w15:chartTrackingRefBased/>
  <w15:docId w15:val="{495DC002-DE32-4675-BB03-9FFE20261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9D412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08B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08B6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9108B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108B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108B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108B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108B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47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7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microsoft.com/office/2011/relationships/commentsExtended" Target="commentsExtended.xml"/><Relationship Id="rId12" Type="http://schemas.microsoft.com/office/2011/relationships/people" Target="peop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omments" Target="comments.xml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2.png"/><Relationship Id="rId4" Type="http://schemas.openxmlformats.org/officeDocument/2006/relationships/footnotes" Target="footnot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113</Words>
  <Characters>647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Dave Iles</dc:creator>
  <cp:keywords/>
  <dc:description/>
  <cp:lastModifiedBy> </cp:lastModifiedBy>
  <cp:revision>7</cp:revision>
  <dcterms:created xsi:type="dcterms:W3CDTF">2023-10-23T18:09:00Z</dcterms:created>
  <dcterms:modified xsi:type="dcterms:W3CDTF">2023-10-24T12:33:00Z</dcterms:modified>
</cp:coreProperties>
</file>